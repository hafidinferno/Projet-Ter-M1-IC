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ind w:left="405" w:firstLine="0"/>
        <w:rPr>
          <w:b w:val="1"/>
        </w:rPr>
      </w:pPr>
      <w:r w:rsidDel="00000000" w:rsidR="00000000" w:rsidRPr="00000000">
        <w:rPr/>
        <w:drawing>
          <wp:inline distB="19050" distT="19050" distL="19050" distR="19050">
            <wp:extent cx="1990725" cy="1219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07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rPr>
      </w:pPr>
      <w:bookmarkStart w:colFirst="0" w:colLast="0" w:name="_fne35u6n1vu7" w:id="0"/>
      <w:bookmarkEnd w:id="0"/>
      <w:r w:rsidDel="00000000" w:rsidR="00000000" w:rsidRPr="00000000">
        <w:rPr>
          <w:rtl w:val="0"/>
        </w:rPr>
      </w:r>
    </w:p>
    <w:p w:rsidR="00000000" w:rsidDel="00000000" w:rsidP="00000000" w:rsidRDefault="00000000" w:rsidRPr="00000000" w14:paraId="00000003">
      <w:pPr>
        <w:pStyle w:val="Title"/>
        <w:jc w:val="center"/>
        <w:rPr>
          <w:b w:val="1"/>
        </w:rPr>
      </w:pPr>
      <w:bookmarkStart w:colFirst="0" w:colLast="0" w:name="_41v4eq5rzyae" w:id="1"/>
      <w:bookmarkEnd w:id="1"/>
      <w:r w:rsidDel="00000000" w:rsidR="00000000" w:rsidRPr="00000000">
        <w:rPr>
          <w:rtl w:val="0"/>
        </w:rPr>
      </w:r>
    </w:p>
    <w:p w:rsidR="00000000" w:rsidDel="00000000" w:rsidP="00000000" w:rsidRDefault="00000000" w:rsidRPr="00000000" w14:paraId="00000004">
      <w:pPr>
        <w:pStyle w:val="Title"/>
        <w:jc w:val="center"/>
        <w:rPr>
          <w:b w:val="1"/>
        </w:rPr>
      </w:pPr>
      <w:bookmarkStart w:colFirst="0" w:colLast="0" w:name="_c09t3l89nkwm" w:id="2"/>
      <w:bookmarkEnd w:id="2"/>
      <w:r w:rsidDel="00000000" w:rsidR="00000000" w:rsidRPr="00000000">
        <w:rPr>
          <w:rtl w:val="0"/>
        </w:rPr>
      </w:r>
    </w:p>
    <w:p w:rsidR="00000000" w:rsidDel="00000000" w:rsidP="00000000" w:rsidRDefault="00000000" w:rsidRPr="00000000" w14:paraId="00000005">
      <w:pPr>
        <w:pStyle w:val="Title"/>
        <w:jc w:val="center"/>
        <w:rPr>
          <w:b w:val="1"/>
          <w:sz w:val="54"/>
          <w:szCs w:val="54"/>
        </w:rPr>
      </w:pPr>
      <w:bookmarkStart w:colFirst="0" w:colLast="0" w:name="_adlqe8flgx69" w:id="3"/>
      <w:bookmarkEnd w:id="3"/>
      <w:r w:rsidDel="00000000" w:rsidR="00000000" w:rsidRPr="00000000">
        <w:rPr>
          <w:b w:val="1"/>
          <w:sz w:val="54"/>
          <w:szCs w:val="54"/>
          <w:rtl w:val="0"/>
        </w:rPr>
        <w:t xml:space="preserve">Manuel d’installation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2667000" cy="1714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67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686.8634033203125" w:line="268.6713981628418" w:lineRule="auto"/>
        <w:ind w:left="1023.0914306640625" w:right="494.10888671875" w:firstLine="0"/>
        <w:jc w:val="center"/>
        <w:rPr>
          <w:b w:val="1"/>
          <w:sz w:val="30"/>
          <w:szCs w:val="30"/>
        </w:rPr>
      </w:pPr>
      <w:r w:rsidDel="00000000" w:rsidR="00000000" w:rsidRPr="00000000">
        <w:rPr>
          <w:b w:val="1"/>
          <w:sz w:val="30"/>
          <w:szCs w:val="30"/>
          <w:rtl w:val="0"/>
        </w:rPr>
        <w:t xml:space="preserve">Projet : Evaluer et améliorer l'expérience utilisateur de l’application web de Grottocenter</w:t>
      </w:r>
    </w:p>
    <w:p w:rsidR="00000000" w:rsidDel="00000000" w:rsidP="00000000" w:rsidRDefault="00000000" w:rsidRPr="00000000" w14:paraId="0000000D">
      <w:pPr>
        <w:widowControl w:val="0"/>
        <w:spacing w:before="686.8634033203125" w:line="268.6713981628418" w:lineRule="auto"/>
        <w:ind w:left="1023.0914306640625" w:right="494.10888671875" w:firstLine="0"/>
        <w:jc w:val="center"/>
        <w:rPr>
          <w:b w:val="1"/>
          <w:sz w:val="30"/>
          <w:szCs w:val="30"/>
        </w:rPr>
      </w:pPr>
      <w:r w:rsidDel="00000000" w:rsidR="00000000" w:rsidRPr="00000000">
        <w:rPr>
          <w:rtl w:val="0"/>
        </w:rPr>
      </w:r>
    </w:p>
    <w:p w:rsidR="00000000" w:rsidDel="00000000" w:rsidP="00000000" w:rsidRDefault="00000000" w:rsidRPr="00000000" w14:paraId="0000000E">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right"/>
        <w:rPr>
          <w:sz w:val="28"/>
          <w:szCs w:val="28"/>
        </w:rPr>
      </w:pPr>
      <w:r w:rsidDel="00000000" w:rsidR="00000000" w:rsidRPr="00000000">
        <w:rPr>
          <w:sz w:val="28"/>
          <w:szCs w:val="28"/>
          <w:rtl w:val="0"/>
        </w:rPr>
        <w:t xml:space="preserve">Mohamed Taha MAATA</w:t>
      </w:r>
    </w:p>
    <w:p w:rsidR="00000000" w:rsidDel="00000000" w:rsidP="00000000" w:rsidRDefault="00000000" w:rsidRPr="00000000" w14:paraId="00000015">
      <w:pPr>
        <w:widowControl w:val="0"/>
        <w:spacing w:line="240" w:lineRule="auto"/>
        <w:jc w:val="right"/>
        <w:rPr>
          <w:sz w:val="28"/>
          <w:szCs w:val="28"/>
        </w:rPr>
      </w:pPr>
      <w:r w:rsidDel="00000000" w:rsidR="00000000" w:rsidRPr="00000000">
        <w:rPr>
          <w:sz w:val="28"/>
          <w:szCs w:val="28"/>
          <w:rtl w:val="0"/>
        </w:rPr>
        <w:t xml:space="preserve">Hafid OUCOUC</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widowControl w:val="0"/>
        <w:numPr>
          <w:ilvl w:val="0"/>
          <w:numId w:val="2"/>
        </w:numPr>
        <w:spacing w:after="0" w:afterAutospacing="0" w:line="240" w:lineRule="auto"/>
        <w:ind w:left="720" w:hanging="360"/>
        <w:rPr>
          <w:b w:val="1"/>
          <w:color w:val="0000ff"/>
          <w:sz w:val="44"/>
          <w:szCs w:val="44"/>
        </w:rPr>
      </w:pPr>
      <w:bookmarkStart w:colFirst="0" w:colLast="0" w:name="_rzapfqnd1gh6" w:id="4"/>
      <w:bookmarkEnd w:id="4"/>
      <w:r w:rsidDel="00000000" w:rsidR="00000000" w:rsidRPr="00000000">
        <w:rPr>
          <w:b w:val="1"/>
          <w:color w:val="0000ff"/>
          <w:sz w:val="44"/>
          <w:szCs w:val="44"/>
          <w:rtl w:val="0"/>
        </w:rPr>
        <w:t xml:space="preserve">Introduction</w:t>
        <w:br w:type="textWrapping"/>
      </w:r>
      <w:r w:rsidDel="00000000" w:rsidR="00000000" w:rsidRPr="00000000">
        <w:rPr>
          <w:rtl w:val="0"/>
        </w:rPr>
      </w:r>
    </w:p>
    <w:p w:rsidR="00000000" w:rsidDel="00000000" w:rsidP="00000000" w:rsidRDefault="00000000" w:rsidRPr="00000000" w14:paraId="00000017">
      <w:pPr>
        <w:pStyle w:val="Heading2"/>
        <w:numPr>
          <w:ilvl w:val="0"/>
          <w:numId w:val="1"/>
        </w:numPr>
        <w:spacing w:before="0" w:beforeAutospacing="0"/>
        <w:rPr>
          <w:b w:val="1"/>
          <w:color w:val="4a86e8"/>
          <w:sz w:val="36"/>
          <w:szCs w:val="36"/>
        </w:rPr>
      </w:pPr>
      <w:bookmarkStart w:colFirst="0" w:colLast="0" w:name="_uu3w3mck9a45" w:id="5"/>
      <w:bookmarkEnd w:id="5"/>
      <w:r w:rsidDel="00000000" w:rsidR="00000000" w:rsidRPr="00000000">
        <w:rPr>
          <w:rtl w:val="0"/>
        </w:rPr>
        <w:t xml:space="preserve">Objectifs et méthodes</w:t>
      </w:r>
    </w:p>
    <w:p w:rsidR="00000000" w:rsidDel="00000000" w:rsidP="00000000" w:rsidRDefault="00000000" w:rsidRPr="00000000" w14:paraId="00000018">
      <w:pPr>
        <w:widowControl w:val="0"/>
        <w:spacing w:line="240" w:lineRule="auto"/>
        <w:ind w:left="1440" w:firstLine="0"/>
        <w:rPr>
          <w:sz w:val="28"/>
          <w:szCs w:val="28"/>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sz w:val="28"/>
          <w:szCs w:val="28"/>
        </w:rPr>
      </w:pPr>
      <w:r w:rsidDel="00000000" w:rsidR="00000000" w:rsidRPr="00000000">
        <w:rPr>
          <w:sz w:val="28"/>
          <w:szCs w:val="28"/>
          <w:rtl w:val="0"/>
        </w:rPr>
        <w:t xml:space="preserve">Le but de ce document est de décrire comment installer localement l’application web de Grottocenter V3.</w:t>
      </w:r>
    </w:p>
    <w:p w:rsidR="00000000" w:rsidDel="00000000" w:rsidP="00000000" w:rsidRDefault="00000000" w:rsidRPr="00000000" w14:paraId="0000001A">
      <w:pPr>
        <w:pStyle w:val="Heading2"/>
        <w:widowControl w:val="0"/>
        <w:numPr>
          <w:ilvl w:val="0"/>
          <w:numId w:val="1"/>
        </w:numPr>
        <w:spacing w:line="240" w:lineRule="auto"/>
        <w:ind w:left="1440" w:hanging="360"/>
        <w:rPr/>
      </w:pPr>
      <w:bookmarkStart w:colFirst="0" w:colLast="0" w:name="_cluuryl7lup7" w:id="6"/>
      <w:bookmarkEnd w:id="6"/>
      <w:r w:rsidDel="00000000" w:rsidR="00000000" w:rsidRPr="00000000">
        <w:rPr>
          <w:rtl w:val="0"/>
        </w:rPr>
        <w:t xml:space="preserve">Documents de </w:t>
      </w:r>
      <w:commentRangeStart w:id="0"/>
      <w:r w:rsidDel="00000000" w:rsidR="00000000" w:rsidRPr="00000000">
        <w:rPr>
          <w:rtl w:val="0"/>
        </w:rPr>
        <w:t xml:space="preserve">référence</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1B">
      <w:pPr>
        <w:rPr>
          <w:sz w:val="28"/>
          <w:szCs w:val="28"/>
        </w:rPr>
      </w:pPr>
      <w:r w:rsidDel="00000000" w:rsidR="00000000" w:rsidRPr="00000000">
        <w:rPr>
          <w:sz w:val="28"/>
          <w:szCs w:val="28"/>
          <w:rtl w:val="0"/>
        </w:rPr>
        <w:t xml:space="preserve">Pour mieux comprendre ce document, il serait préférable de lire tous les documents présents sur le répertoire </w:t>
      </w:r>
      <w:hyperlink r:id="rId9">
        <w:r w:rsidDel="00000000" w:rsidR="00000000" w:rsidRPr="00000000">
          <w:rPr>
            <w:color w:val="1155cc"/>
            <w:sz w:val="28"/>
            <w:szCs w:val="28"/>
            <w:u w:val="single"/>
            <w:rtl w:val="0"/>
          </w:rPr>
          <w:t xml:space="preserve">https://github.com/hafidinferno/Projet-Ter-M1-IC</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c5shjmjxvv3" w:id="7"/>
      <w:bookmarkEnd w:id="7"/>
      <w:r w:rsidDel="00000000" w:rsidR="00000000" w:rsidRPr="00000000">
        <w:rPr>
          <w:rtl w:val="0"/>
        </w:rPr>
        <w:t xml:space="preserve">II. Installation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Pour démarrer localement Grottocenter V3 sur son propre ordinateur, il faut s’assurer tout d’abord d’avoir une bonne connexion internet, et ensuite d’installer node.js via le site : </w:t>
      </w:r>
      <w:hyperlink r:id="rId10">
        <w:r w:rsidDel="00000000" w:rsidR="00000000" w:rsidRPr="00000000">
          <w:rPr>
            <w:color w:val="1155cc"/>
            <w:sz w:val="28"/>
            <w:szCs w:val="28"/>
            <w:u w:val="single"/>
            <w:rtl w:val="0"/>
          </w:rPr>
          <w:t xml:space="preserve">https://nodejs.org/fr/download/</w:t>
        </w:r>
      </w:hyperlink>
      <w:r w:rsidDel="00000000" w:rsidR="00000000" w:rsidRPr="00000000">
        <w:rPr>
          <w:sz w:val="28"/>
          <w:szCs w:val="28"/>
          <w:rtl w:val="0"/>
        </w:rPr>
        <w:t xml:space="preserve"> (attention : il existe quelques versions qui ne sont pas compatibles avec Grottocenter V3, si la version installée ne fait pas démarrer l’application, désinstallez node.js puis réinstallez sous la version 16.14.</w:t>
      </w:r>
      <w:commentRangeStart w:id="1"/>
      <w:r w:rsidDel="00000000" w:rsidR="00000000" w:rsidRPr="00000000">
        <w:rPr>
          <w:sz w:val="28"/>
          <w:szCs w:val="28"/>
          <w:rtl w:val="0"/>
        </w:rPr>
        <w:t xml:space="preserve">2</w:t>
      </w:r>
      <w:commentRangeEnd w:id="1"/>
      <w:r w:rsidDel="00000000" w:rsidR="00000000" w:rsidRPr="00000000">
        <w:commentReference w:id="1"/>
      </w:r>
      <w:r w:rsidDel="00000000" w:rsidR="00000000" w:rsidRPr="00000000">
        <w:rPr>
          <w:sz w:val="28"/>
          <w:szCs w:val="28"/>
          <w:rtl w:val="0"/>
        </w:rPr>
        <w:t xml:space="preserve">).</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Après avoir installé Node.js sur votre ordinateur, allez sur la page github de Grottocenter front sur le lien : </w:t>
      </w:r>
      <w:hyperlink r:id="rId11">
        <w:r w:rsidDel="00000000" w:rsidR="00000000" w:rsidRPr="00000000">
          <w:rPr>
            <w:color w:val="1155cc"/>
            <w:sz w:val="28"/>
            <w:szCs w:val="28"/>
            <w:u w:val="single"/>
            <w:rtl w:val="0"/>
          </w:rPr>
          <w:t xml:space="preserve">https://github.com/GrottoCenter/grottocenter-front</w:t>
        </w:r>
      </w:hyperlink>
      <w:r w:rsidDel="00000000" w:rsidR="00000000" w:rsidRPr="00000000">
        <w:rPr>
          <w:sz w:val="28"/>
          <w:szCs w:val="28"/>
          <w:rtl w:val="0"/>
        </w:rPr>
        <w:t xml:space="preserve"> .</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Ensuite, ouvrez votre invite de commandes et appliquez un git clone du code dans l’endroit où vous voulez le mettre (sur le bureau, un nouveau dossier…), accédez au projet en écrivant cd grottocenter-front sur l’invite de commandes et puis </w:t>
      </w:r>
      <w:ins w:author="hafid oucouc" w:id="0" w:date="2022-06-20T16:01:21Z">
        <w:r w:rsidDel="00000000" w:rsidR="00000000" w:rsidRPr="00000000">
          <w:rPr>
            <w:sz w:val="28"/>
            <w:szCs w:val="28"/>
            <w:rtl w:val="0"/>
          </w:rPr>
          <w:t xml:space="preserve">installez yarn avec la commande </w:t>
        </w:r>
      </w:ins>
      <w:del w:author="hafid oucouc" w:id="0" w:date="2022-06-20T16:01:21Z">
        <w:r w:rsidDel="00000000" w:rsidR="00000000" w:rsidRPr="00000000">
          <w:rPr>
            <w:sz w:val="28"/>
            <w:szCs w:val="28"/>
            <w:rtl w:val="0"/>
          </w:rPr>
          <w:delText xml:space="preserve">lancez la commande </w:delText>
        </w:r>
      </w:del>
      <w:r w:rsidDel="00000000" w:rsidR="00000000" w:rsidRPr="00000000">
        <w:rPr>
          <w:sz w:val="28"/>
          <w:szCs w:val="28"/>
          <w:rtl w:val="0"/>
        </w:rPr>
        <w:t xml:space="preserve">yarn install et finalement </w:t>
      </w:r>
      <w:ins w:author="hafid oucouc" w:id="1" w:date="2022-06-20T16:03:06Z">
        <w:r w:rsidDel="00000000" w:rsidR="00000000" w:rsidRPr="00000000">
          <w:rPr>
            <w:sz w:val="28"/>
            <w:szCs w:val="28"/>
            <w:rtl w:val="0"/>
          </w:rPr>
          <w:t xml:space="preserve">il faut lancer l’application grottocenter avec l’api de production en utilisant la commande start yarn:app .</w:t>
        </w:r>
      </w:ins>
      <w:del w:author="hafid oucouc" w:id="1" w:date="2022-06-20T16:03:06Z">
        <w:r w:rsidDel="00000000" w:rsidR="00000000" w:rsidRPr="00000000">
          <w:rPr>
            <w:sz w:val="28"/>
            <w:szCs w:val="28"/>
            <w:rtl w:val="0"/>
          </w:rPr>
          <w:delText xml:space="preserve">la commande yarn start :app</w:delText>
        </w:r>
      </w:del>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Ci-dessous un exemple permettant le démarrage de l’application de Grottocenter V3 sur votre ordinateur qui s’ouvrira donc sur votre localhost</w:t>
      </w:r>
    </w:p>
    <w:p w:rsidR="00000000" w:rsidDel="00000000" w:rsidP="00000000" w:rsidRDefault="00000000" w:rsidRPr="00000000" w14:paraId="00000028">
      <w:pPr>
        <w:rPr>
          <w:sz w:val="28"/>
          <w:szCs w:val="28"/>
        </w:rPr>
      </w:pPr>
      <w:r w:rsidDel="00000000" w:rsidR="00000000" w:rsidRPr="00000000">
        <w:rPr>
          <w:sz w:val="28"/>
          <w:szCs w:val="28"/>
        </w:rPr>
        <w:drawing>
          <wp:inline distB="114300" distT="114300" distL="114300" distR="114300">
            <wp:extent cx="5334000" cy="180975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34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pStyle w:val="Heading1"/>
        <w:rPr/>
      </w:pPr>
      <w:bookmarkStart w:colFirst="0" w:colLast="0" w:name="_g1m3r0acup5i" w:id="8"/>
      <w:bookmarkEnd w:id="8"/>
      <w:r w:rsidDel="00000000" w:rsidR="00000000" w:rsidRPr="00000000">
        <w:rPr>
          <w:rtl w:val="0"/>
        </w:rPr>
        <w:t xml:space="preserve">III. Glossaire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front/frontend : Interface depuis laquelle l’utilisateur peut visualiser et interagir avec l’application.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git-clone : Clone un dépôt dans un nouveau répertoire</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Yarn : Un gestionnaire de dépendances pour </w:t>
      </w:r>
      <w:r w:rsidDel="00000000" w:rsidR="00000000" w:rsidRPr="00000000">
        <w:rPr>
          <w:rtl w:val="0"/>
          <w:rPrChange w:author="hafid oucouc" w:id="2" w:date="2022-06-20T16:06:59Z">
            <w:rPr/>
          </w:rPrChange>
        </w:rPr>
        <w:t xml:space="preserve">NodeJS</w:t>
      </w:r>
      <w:r w:rsidDel="00000000" w:rsidR="00000000" w:rsidRPr="00000000">
        <w:rPr>
          <w:rtl w:val="0"/>
        </w:rPr>
        <w:t xml:space="preserve"> qui propose une approche plus rapide et plus sécurisée que le gestionnaire historique npm.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av9iiuncnj7n" w:id="9"/>
      <w:bookmarkEnd w:id="9"/>
      <w:r w:rsidDel="00000000" w:rsidR="00000000" w:rsidRPr="00000000">
        <w:rPr>
          <w:rtl w:val="0"/>
        </w:rPr>
        <w:t xml:space="preserve">III. Références </w:t>
      </w:r>
    </w:p>
    <w:p w:rsidR="00000000" w:rsidDel="00000000" w:rsidP="00000000" w:rsidRDefault="00000000" w:rsidRPr="00000000" w14:paraId="00000031">
      <w:pPr>
        <w:ind w:left="720" w:firstLine="0"/>
        <w:rPr/>
      </w:pPr>
      <w:hyperlink r:id="rId13">
        <w:r w:rsidDel="00000000" w:rsidR="00000000" w:rsidRPr="00000000">
          <w:rPr>
            <w:color w:val="1155cc"/>
            <w:u w:val="single"/>
            <w:rtl w:val="0"/>
          </w:rPr>
          <w:t xml:space="preserve">https://github.com/GrottoCenter/grottocenter-front</w:t>
        </w:r>
      </w:hyperlink>
      <w:r w:rsidDel="00000000" w:rsidR="00000000" w:rsidRPr="00000000">
        <w:rPr>
          <w:rtl w:val="0"/>
        </w:rPr>
        <w:t xml:space="preserve"> </w:t>
      </w:r>
      <w:r w:rsidDel="00000000" w:rsidR="00000000" w:rsidRPr="00000000">
        <w:rPr>
          <w:rtl w:val="0"/>
        </w:rPr>
      </w:r>
    </w:p>
    <w:sectPr>
      <w:pgSz w:h="16838" w:w="11906" w:orient="portrait"/>
      <w:pgMar w:bottom="1133.8582677165355" w:top="1133.8582677165355" w:left="1133.8582677165355" w:right="2267.71653543307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hafid oucouc" w:id="0" w:date="2022-06-20T15:58:28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c'est mieux d'ajouter la documentation de grottocenter front sur l'installation de yarn et start :app dans un readMe qui s'appelle Installation grottocenter web application</w:t>
      </w:r>
    </w:p>
  </w:comment>
  <w:comment w:author="hafid oucouc" w:id="1" w:date="2022-06-20T15:59:37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grottocenter n'est pas compatible avec la version 17 de NodeJs cq veut dire 17 ou plus grotto marche pas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40" w:lineRule="auto"/>
      <w:ind w:left="720" w:hanging="360"/>
    </w:pPr>
    <w:rPr>
      <w:b w:val="1"/>
      <w:color w:val="0000ff"/>
      <w:sz w:val="44"/>
      <w:szCs w:val="44"/>
    </w:rPr>
  </w:style>
  <w:style w:type="paragraph" w:styleId="Heading2">
    <w:name w:val="heading 2"/>
    <w:basedOn w:val="Normal"/>
    <w:next w:val="Normal"/>
    <w:pPr>
      <w:keepNext w:val="1"/>
      <w:keepLines w:val="1"/>
      <w:spacing w:after="120" w:before="360" w:line="240" w:lineRule="auto"/>
      <w:ind w:left="1440" w:hanging="360"/>
    </w:pPr>
    <w:rPr>
      <w:b w:val="1"/>
      <w:color w:val="4a86e8"/>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rottoCenter/grottocenter-front" TargetMode="External"/><Relationship Id="rId10" Type="http://schemas.openxmlformats.org/officeDocument/2006/relationships/hyperlink" Target="https://nodejs.org/fr/download/" TargetMode="External"/><Relationship Id="rId13" Type="http://schemas.openxmlformats.org/officeDocument/2006/relationships/hyperlink" Target="https://github.com/GrottoCenter/grottocenter-front"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hafidinferno/Projet-Ter-M1-I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